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技术服务合同（纯模拟）</w:t>
      </w:r>
    </w:p>
    <w:p>
      <w:pPr>
        <w:spacing w:line="360" w:lineRule="auto"/>
      </w:pPr>
      <w:r>
        <w:rPr>
          <w:rFonts w:ascii="SimSun" w:hAnsi="SimSun" w:eastAsia="SimSun"/>
          <w:b w:val="0"/>
          <w:sz w:val="24"/>
        </w:rPr>
        <w:t>甲方：示例甲方科技有限公司</w:t>
      </w:r>
    </w:p>
    <w:p>
      <w:pPr>
        <w:spacing w:line="360" w:lineRule="auto"/>
      </w:pPr>
      <w:r>
        <w:rPr>
          <w:rFonts w:ascii="SimSun" w:hAnsi="SimSun" w:eastAsia="SimSun"/>
          <w:b w:val="0"/>
          <w:sz w:val="24"/>
        </w:rPr>
        <w:t>乙方：示例乙方咨询有限公司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第一条 乙方为甲方提供系统测试与交付支持服务。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第二条 乙方应于收到完整资料后</w:t>
      </w:r>
      <w:del w:id="1" w:author="lawyer" w:date="2026-08-11T10:00:00+08:00">
        <w:r>
          <w:rPr>
            <w:rFonts w:ascii="SimSun" w:hAnsi="SimSun" w:eastAsia="SimSun"/>
            <w:b w:val="0"/>
            <w:sz w:val="24"/>
          </w:rPr>
          <w:delText>15</w:delText>
        </w:r>
      </w:del>
      <w:ins w:id="2" w:author="lawyer" w:date="2026-08-11T10:03:00+08:00">
        <w:r>
          <w:rPr>
            <w:rFonts w:ascii="SimSun" w:hAnsi="SimSun" w:eastAsia="SimSun"/>
            <w:b w:val="0"/>
            <w:sz w:val="24"/>
          </w:rPr>
          <w:t>20</w:t>
        </w:r>
      </w:ins>
      <w:r>
        <w:rPr>
          <w:rFonts w:ascii="SimSun" w:hAnsi="SimSun" w:eastAsia="SimSun"/>
          <w:b w:val="0"/>
          <w:sz w:val="24"/>
        </w:rPr>
        <w:t>日内提交成果，甲方应在收到成果后5日内完成验收。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第三条 服务费用为人民币100,000元，甲方在验收合格后10日内支付。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第四条 乙方保证其交付成果不侵犯第三方合法权利</w:t>
      </w:r>
      <w:ins w:id="3" w:author="lawyer" w:date="2026-08-11T10:06:00+08:00">
        <w:r>
          <w:rPr>
            <w:rFonts w:ascii="SimSun" w:hAnsi="SimSun" w:eastAsia="SimSun"/>
            <w:b w:val="0"/>
            <w:sz w:val="24"/>
          </w:rPr>
          <w:t>；如发生第三方索赔，乙方应及时处理并承担其责任</w:t>
        </w:r>
      </w:ins>
      <w:r>
        <w:rPr>
          <w:rFonts w:ascii="SimSun" w:hAnsi="SimSun" w:eastAsia="SimSun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第五条 因履行本合同发生争议，双方应先行协商解决。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example</dc:creator>
  <cp:keywords/>
  <dc:description>generated by python-docx</dc:description>
  <cp:lastModifiedBy>example</cp:lastModifiedBy>
  <cp:revision>1</cp:revision>
  <dcterms:created xsi:type="dcterms:W3CDTF">2013-12-23T23:15:00Z</dcterms:created>
  <dcterms:modified xsi:type="dcterms:W3CDTF">2013-12-23T23:15:00Z</dcterms:modified>
  <cp:category/>
</cp:coreProperties>
</file>